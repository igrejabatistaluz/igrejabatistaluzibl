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Matheus Anataniel" w:id="0" w:date="2026-02-14T13:06:47Z">
            <w:rPr>
              <w:b w:val="1"/>
              <w:bCs w:val="1"/>
              <w:sz w:val="20"/>
              <w:szCs w:val="20"/>
            </w:rPr>
          </w:rPrChange>
        </w:rPr>
        <w:pPrChange w:author="Matheus Anataniel" w:id="0" w:date="2026-02-14T13:06:47Z">
          <w:pPr>
            <w:pStyle w:val="Heading2"/>
            <w:keepNext w:val="0"/>
            <w:keepLines w:val="0"/>
            <w:spacing w:after="80" w:lineRule="auto"/>
          </w:pPr>
        </w:pPrChange>
      </w:pPr>
      <w:bookmarkStart w:colFirst="0" w:colLast="0" w:name="_qknt7k5lb9bx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4395788</wp:posOffset>
            </wp:positionH>
            <wp:positionV relativeFrom="page">
              <wp:posOffset>28575</wp:posOffset>
            </wp:positionV>
            <wp:extent cx="3121034" cy="222011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034" cy="22201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14 de fevereiro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7hzflbrnxcb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Consolidação – Permanecer em Cristo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cristã é o processo que leva o crente a desenvolver uma fé firme, constante e frutífera, aprendendo a permanecer em Cristo mesmo diante das adversidades da vida.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p6sns36hs1r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João 15.4–5 (RA)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“Permanecei em mim, e eu permanecerei em vós. Como o ramo não pode produzir fruto de si mesmo, se não permanecer na videira, assim nem vós o podeis dar, se não permanecerdes em mim. Eu sou a videira, vós, os ramos. Quem permanece em mim, e eu, nele, esse dá muito fruto; porque sem mim nada podeis fazer.”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zsdvdnz3x90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ministra esse ensino poucas horas antes de Sua </w:t>
      </w:r>
      <w:r w:rsidDel="00000000" w:rsidR="00000000" w:rsidRPr="00000000">
        <w:rPr>
          <w:color w:val="ff0000"/>
          <w:sz w:val="20"/>
          <w:szCs w:val="20"/>
          <w:rtl w:val="0"/>
          <w:rPrChange w:author="Matheus Anataniel" w:id="1" w:date="2026-02-14T13:07:22Z">
            <w:rPr>
              <w:sz w:val="20"/>
              <w:szCs w:val="20"/>
            </w:rPr>
          </w:rPrChange>
        </w:rPr>
        <w:t xml:space="preserve">crucificação</w:t>
      </w:r>
      <w:r w:rsidDel="00000000" w:rsidR="00000000" w:rsidRPr="00000000">
        <w:rPr>
          <w:sz w:val="20"/>
          <w:szCs w:val="20"/>
          <w:rtl w:val="0"/>
        </w:rPr>
        <w:t xml:space="preserve">. O clima era de tensão, incerteza e tristeza. Os discípulos estavam prestes a enfrentar medo, escândalo e perseguição. Nesse contexto, Jesus não oferece promessas de facilidade, mas um chamado claro: 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0"/>
          <w:rPrChange w:author="Matheus Anataniel" w:id="2" w:date="2026-02-14T13:09:11Z">
            <w:rPr>
              <w:b w:val="1"/>
              <w:bCs w:val="1"/>
              <w:sz w:val="20"/>
              <w:szCs w:val="20"/>
            </w:rPr>
          </w:rPrChange>
        </w:rPr>
        <w:t xml:space="preserve">permanecer n’Ele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ff0000"/>
          <w:sz w:val="20"/>
          <w:szCs w:val="20"/>
          <w:rPrChange w:author="Matheus Anataniel" w:id="3" w:date="2026-02-14T13:10:56Z">
            <w:rPr>
              <w:sz w:val="20"/>
              <w:szCs w:val="20"/>
            </w:rPr>
          </w:rPrChange>
        </w:rPr>
      </w:pPr>
      <w:r w:rsidDel="00000000" w:rsidR="00000000" w:rsidRPr="00000000">
        <w:rPr>
          <w:color w:val="ff0000"/>
          <w:sz w:val="20"/>
          <w:szCs w:val="20"/>
          <w:rtl w:val="0"/>
          <w:rPrChange w:author="Matheus Anataniel" w:id="3" w:date="2026-02-14T13:10:56Z">
            <w:rPr>
              <w:sz w:val="20"/>
              <w:szCs w:val="20"/>
            </w:rPr>
          </w:rPrChange>
        </w:rPr>
        <w:t xml:space="preserve">Ao usar a figura da videira e dos ramos, Jesus ensina que a vida espiritual verdadeira não se sustenta por esforço humano, tradição religiosa ou emoção momentânea, mas por um relacionamento contínuo e vivo com Ele.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ptfvh6basqy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permanecer em Cristo é essencial para a vida cristã?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os riscos de uma fé que não é consolidada?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x4z6evdrwbk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</w:t>
      </w:r>
      <w:del w:author="Matheus Anataniel" w:id="4" w:date="2026-02-14T17:51:13Z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delText xml:space="preserve">O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ins w:author="Matheus Anataniel" w:id="5" w:date="2026-02-14T20:53:15Z"/>
          <w:b w:val="1"/>
          <w:bCs w:val="1"/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Um ensino dado na véspera da maior crise</w:t>
      </w:r>
      <w:ins w:author="Matheus Anataniel" w:id="5" w:date="2026-02-14T20:53:15Z">
        <w:bookmarkStart w:colFirst="0" w:colLast="0" w:name="_pq7eyl3c82xr" w:id="6"/>
        <w:bookmarkEnd w:id="6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Matheus Anataniel" w:id="6" w:date="2026-02-14T20:53:15Z">
            <w:rPr>
              <w:b w:val="1"/>
              <w:bCs w:val="1"/>
              <w:color w:val="000000"/>
              <w:sz w:val="20"/>
              <w:szCs w:val="20"/>
            </w:rPr>
          </w:rPrChange>
        </w:rPr>
        <w:pPrChange w:author="Matheus Anataniel" w:id="0" w:date="2026-02-14T20:53:15Z">
          <w:pPr>
            <w:pStyle w:val="Heading3"/>
            <w:keepNext w:val="0"/>
            <w:keepLines w:val="0"/>
            <w:spacing w:before="280" w:lineRule="auto"/>
          </w:pPr>
        </w:pPrChange>
      </w:pPr>
      <w:bookmarkStart w:colFirst="0" w:colLast="0" w:name="_pq7eyl3c82x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ff9900"/>
          <w:sz w:val="20"/>
          <w:szCs w:val="20"/>
          <w:rPrChange w:author="Matheus Anataniel" w:id="7" w:date="2026-02-14T13:14:48Z">
            <w:rPr>
              <w:sz w:val="20"/>
              <w:szCs w:val="20"/>
            </w:rPr>
          </w:rPrChange>
        </w:rPr>
      </w:pPr>
      <w:r w:rsidDel="00000000" w:rsidR="00000000" w:rsidRPr="00000000">
        <w:rPr>
          <w:color w:val="ff9900"/>
          <w:sz w:val="20"/>
          <w:szCs w:val="20"/>
          <w:rtl w:val="0"/>
          <w:rPrChange w:author="Matheus Anataniel" w:id="7" w:date="2026-02-14T13:14:48Z">
            <w:rPr>
              <w:sz w:val="20"/>
              <w:szCs w:val="20"/>
            </w:rPr>
          </w:rPrChange>
        </w:rPr>
        <w:t xml:space="preserve">Os capítulos 13 a 17 do Evangelho de João registram o último grande discurso de Jesus antes da cruz. Ele prepara Seus discípulos para uma crise sem precedentes: a prisão e morte do Mestre.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ff9900"/>
          <w:sz w:val="20"/>
          <w:szCs w:val="20"/>
          <w:rPrChange w:author="Matheus Anataniel" w:id="7" w:date="2026-02-14T13:14:48Z">
            <w:rPr>
              <w:sz w:val="20"/>
              <w:szCs w:val="20"/>
            </w:rPr>
          </w:rPrChange>
        </w:rPr>
      </w:pPr>
      <w:r w:rsidDel="00000000" w:rsidR="00000000" w:rsidRPr="00000000">
        <w:rPr>
          <w:color w:val="ff9900"/>
          <w:sz w:val="20"/>
          <w:szCs w:val="20"/>
          <w:rtl w:val="0"/>
          <w:rPrChange w:author="Matheus Anataniel" w:id="7" w:date="2026-02-14T13:14:48Z">
            <w:rPr>
              <w:sz w:val="20"/>
              <w:szCs w:val="20"/>
            </w:rPr>
          </w:rPrChange>
        </w:rPr>
        <w:t xml:space="preserve">A videira era um símbolo nacional de Israel (Sl 80.8; Is 5.1-7). Ao se apresentar como a 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0"/>
          <w:rPrChange w:author="Matheus Anataniel" w:id="7" w:date="2026-02-14T13:14:48Z">
            <w:rPr>
              <w:b w:val="1"/>
              <w:bCs w:val="1"/>
              <w:sz w:val="20"/>
              <w:szCs w:val="20"/>
            </w:rPr>
          </w:rPrChange>
        </w:rPr>
        <w:t xml:space="preserve">verdadeira videira</w:t>
      </w:r>
      <w:r w:rsidDel="00000000" w:rsidR="00000000" w:rsidRPr="00000000">
        <w:rPr>
          <w:color w:val="ff9900"/>
          <w:sz w:val="20"/>
          <w:szCs w:val="20"/>
          <w:rtl w:val="0"/>
          <w:rPrChange w:author="Matheus Anataniel" w:id="7" w:date="2026-02-14T13:14:48Z">
            <w:rPr>
              <w:sz w:val="20"/>
              <w:szCs w:val="20"/>
            </w:rPr>
          </w:rPrChange>
        </w:rPr>
        <w:t xml:space="preserve">, Jesus ensina que a vida espiritual agora não está em um sistema religioso, mas em um relacionamento pessoal e contínuo com Ele.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vg8rwp4jdmk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Permanecer era questão de sobrevivência espiritual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igreja primitiva, seguir Jesus implicava rejeição social, perseguição e, muitas vezes, morte. Permanecer não era sentimento passageiro, mas uma decisão de </w:t>
      </w:r>
      <w:r w:rsidDel="00000000" w:rsidR="00000000" w:rsidRPr="00000000">
        <w:rPr>
          <w:color w:val="ffff00"/>
          <w:sz w:val="20"/>
          <w:szCs w:val="20"/>
          <w:rtl w:val="0"/>
          <w:rPrChange w:author="Matheus Anataniel" w:id="8" w:date="2026-02-14T13:17:06Z">
            <w:rPr>
              <w:sz w:val="20"/>
              <w:szCs w:val="20"/>
            </w:rPr>
          </w:rPrChange>
        </w:rPr>
        <w:t xml:space="preserve">fidelidade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ns w:author="Matheus Anataniel" w:id="10" w:date="2026-02-14T20:59:57Z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ensina ao novo convertido que as dificuldades não significam abandono de Deus, mas fazem parte do processo de amadurecimento espiritual. Permanecer em Cristo é aprender a confiar mesmo quando o cenário é </w:t>
      </w:r>
      <w:r w:rsidDel="00000000" w:rsidR="00000000" w:rsidRPr="00000000">
        <w:rPr>
          <w:color w:val="ffff00"/>
          <w:sz w:val="20"/>
          <w:szCs w:val="20"/>
          <w:rtl w:val="0"/>
          <w:rPrChange w:author="Matheus Anataniel" w:id="9" w:date="2026-02-14T13:17:45Z">
            <w:rPr>
              <w:sz w:val="20"/>
              <w:szCs w:val="20"/>
            </w:rPr>
          </w:rPrChange>
        </w:rPr>
        <w:t xml:space="preserve">adverso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ins w:author="Matheus Anataniel" w:id="10" w:date="2026-02-14T20:59:5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48c78n8i2a7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O fruto como evidência histórica da fé verdadeira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contexto bíblico, fé sem transformação não era considerada fé genuína. O fruto era a evidência visível de que alguém estava ligado à </w:t>
      </w:r>
      <w:r w:rsidDel="00000000" w:rsidR="00000000" w:rsidRPr="00000000">
        <w:rPr>
          <w:color w:val="00ff00"/>
          <w:sz w:val="20"/>
          <w:szCs w:val="20"/>
          <w:rtl w:val="0"/>
          <w:rPrChange w:author="Matheus Anataniel" w:id="11" w:date="2026-02-14T13:17:59Z">
            <w:rPr>
              <w:sz w:val="20"/>
              <w:szCs w:val="20"/>
            </w:rPr>
          </w:rPrChange>
        </w:rPr>
        <w:t xml:space="preserve">videira</w:t>
      </w:r>
      <w:r w:rsidDel="00000000" w:rsidR="00000000" w:rsidRPr="00000000">
        <w:rPr>
          <w:sz w:val="20"/>
          <w:szCs w:val="20"/>
          <w:rtl w:val="0"/>
        </w:rPr>
        <w:t xml:space="preserve">.</w:t>
      </w:r>
      <w:ins w:author="Matheus Anataniel" w:id="12" w:date="2026-02-14T20:59:52Z">
        <w:r w:rsidDel="00000000" w:rsidR="00000000" w:rsidRPr="00000000">
          <w:rPr>
            <w:sz w:val="20"/>
            <w:szCs w:val="20"/>
            <w:rtl w:val="0"/>
          </w:rPr>
          <w:t xml:space="preserve">j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crescimento espiritual era gradual, porém perceptível. Consolidação ajuda o cristão a compreender esse processo sem frustração, entendendo que o fruto é resultado natural de uma vida que permanece em </w:t>
      </w:r>
      <w:r w:rsidDel="00000000" w:rsidR="00000000" w:rsidRPr="00000000">
        <w:rPr>
          <w:color w:val="00ff00"/>
          <w:sz w:val="20"/>
          <w:szCs w:val="20"/>
          <w:rtl w:val="0"/>
          <w:rPrChange w:author="Matheus Anataniel" w:id="13" w:date="2026-02-14T13:19:32Z">
            <w:rPr>
              <w:sz w:val="20"/>
              <w:szCs w:val="20"/>
            </w:rPr>
          </w:rPrChange>
        </w:rPr>
        <w:t xml:space="preserve">Cristo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s44vptrfj9b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deixa claro que não existe vida cristã saudável fora d’Ele. Permanecer em Cristo é a chave para uma fé firme, frutífera e perseverante. A consolidação conduz o crente a desenvolver raízes profundas que o sustentam mesmo nos dias difíceis.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nhl3bf5c4f4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tempos de crise, o cristão é chamado a se aproximar ainda mais de Cristo. A consolidação fortalece a fé, ensina perseverança e ajuda o crente a permanecer ligado à videira, produzindo fruto para a glória de Deus.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4xi1mnzep4d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PERGUNTAS PARA A CÉLULA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a diferença entre crer em Jesus e permanecer em Jesus?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mais tem levado pessoas a desistirem da fé hoje?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Jesus usa a figura da videira e dos ramos?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hábitos espirituais ajudam alguém a permanecer firme em Cristo?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fruto espiritual você mais precisa desenvolver neste momento?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gb1esw5ld95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DESAFIO DA SEMANA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Escolher uma prática espiritual diária (oração, leitura da Palavra ou comunhão) que fortaleça sua permanência em Cristo.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