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rsl9xnj6z9a" w:id="0"/>
      <w:bookmarkEnd w:id="0"/>
      <w:r w:rsidDel="00000000" w:rsidR="00000000" w:rsidRPr="00000000">
        <w:rPr>
          <w:b w:val="1"/>
          <w:bCs w:val="1"/>
          <w:sz w:val="22"/>
          <w:szCs w:val="2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4387651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14 de Março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fd8padshlzr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Chamados para Frutificar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58zz06m8ik4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João 15:5,16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“Eu sou a videira, vós, os ramos. Quem permanece em mim, e eu, nele, esse dá muito fruto; porque sem mim nada podeis fazer.” (v.5)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fostes vós que me escolhestes a mim; pelo contrário, eu vos escolhi a vós outros e vos designei para que vades e deis fruto, e o vosso fruto permaneça…” (v.16)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xe6h7xsd523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contexto de João 15, Jesus está nos momentos finais antes da cruz, ensinando aos discípulos verdades essenciais sobre a vida cristã. Ele se apresenta como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videira verdadeira</w:t>
      </w:r>
      <w:r w:rsidDel="00000000" w:rsidR="00000000" w:rsidRPr="00000000">
        <w:rPr>
          <w:sz w:val="20"/>
          <w:szCs w:val="20"/>
          <w:rtl w:val="0"/>
        </w:rPr>
        <w:t xml:space="preserve"> e declara que os discípulos são os ramos, totalmente dependentes dEle para viver e produzir.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metáfora é clara: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ramo não produz fruto por esforço próprio</w:t>
      </w:r>
      <w:r w:rsidDel="00000000" w:rsidR="00000000" w:rsidRPr="00000000">
        <w:rPr>
          <w:sz w:val="20"/>
          <w:szCs w:val="20"/>
          <w:rtl w:val="0"/>
        </w:rPr>
        <w:t xml:space="preserve">, mas porque está ligado à videira. Assim, Jesus ensina que o fruto não é resultado de ativismo religioso, mas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permanência</w:t>
      </w:r>
      <w:r w:rsidDel="00000000" w:rsidR="00000000" w:rsidRPr="00000000">
        <w:rPr>
          <w:sz w:val="20"/>
          <w:szCs w:val="20"/>
          <w:rtl w:val="0"/>
        </w:rPr>
        <w:t xml:space="preserve">. Sem comunhão viva com Cristo, não há vida espiritual, nem frutificação verdadeira.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Jesus afirma que fomos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escolhidos e designados</w:t>
      </w:r>
      <w:r w:rsidDel="00000000" w:rsidR="00000000" w:rsidRPr="00000000">
        <w:rPr>
          <w:sz w:val="20"/>
          <w:szCs w:val="20"/>
          <w:rtl w:val="0"/>
        </w:rPr>
        <w:t xml:space="preserve"> com um propósito: dar fruto  e fruto que permaneça. Isso aponta tanto para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caráter transformado</w:t>
      </w:r>
      <w:r w:rsidDel="00000000" w:rsidR="00000000" w:rsidRPr="00000000">
        <w:rPr>
          <w:sz w:val="20"/>
          <w:szCs w:val="20"/>
          <w:rtl w:val="0"/>
        </w:rPr>
        <w:t xml:space="preserve"> quanto para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missão</w:t>
      </w:r>
      <w:r w:rsidDel="00000000" w:rsidR="00000000" w:rsidRPr="00000000">
        <w:rPr>
          <w:sz w:val="20"/>
          <w:szCs w:val="20"/>
          <w:rtl w:val="0"/>
        </w:rPr>
        <w:t xml:space="preserve">, ou seja, vidas alcançadas, discípulos formados e o Reino de Deus sendo expandido.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o32hqsupdju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significa, na prática, permanecer em Cristo no dia a dia?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muitas vezes buscamos resultados espirituais sem investir em comunhão com Deus?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ns w:author="Matheus Anataniel" w:id="0" w:date="2026-03-14T21:05:22Z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tipo de fruto Deus espera ver em nossa vida hoje: mais externo ou mais interno?</w:t>
        <w:br w:type="textWrapping"/>
      </w:r>
      <w:ins w:author="Matheus Anataniel" w:id="0" w:date="2026-03-14T21:05:2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  <w:u w:val="none"/>
          <w:rPrChange w:author="Matheus Anataniel" w:id="1" w:date="2026-03-14T21:05:22Z">
            <w:rPr>
              <w:sz w:val="20"/>
              <w:szCs w:val="20"/>
            </w:rPr>
          </w:rPrChange>
        </w:rPr>
        <w:pPrChange w:author="Matheus Anataniel" w:id="0" w:date="2026-03-14T21:05:22Z">
          <w:pPr>
            <w:numPr>
              <w:ilvl w:val="0"/>
              <w:numId w:val="2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u9f9mtwa0m9z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dpjixvvawgb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Permanecer em Cristo é uma necessidade diária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Salmo 1:1–3; Colossenses 2:6–7; João 6:56</w:t>
      </w:r>
      <w:ins w:author="Matheus Anataniel" w:id="2" w:date="2026-03-14T21:05:15Z">
        <w:r w:rsidDel="00000000" w:rsidR="00000000" w:rsidRPr="00000000">
          <w:rPr>
            <w:sz w:val="20"/>
            <w:szCs w:val="20"/>
            <w:rtl w:val="0"/>
          </w:rPr>
          <w:t xml:space="preserve"> em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afirma de forma direta: “sem mim nada podeis fazer” (v.5). A vida cristã não se sustenta em talento, conhecimento bíblico ou experiência, mas em relacionamento contínuo com Cristo.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Permanecer envolve: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Vida de oração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Permanência na Palavra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Obediência prática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do Espírito Santo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o ramo precisa estar ligado à videira todos os dias, o cristão precisa cultivar diariamente sua comunhão com Cristo.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k0xcfbe37j5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O fruto é resultado natural da vida com Deus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Gálatas 5:22–23; Mateus 7:16–20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não manda o ramo “produzir fruto”, Ele afirma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quem permanece, dá fruto</w:t>
      </w:r>
      <w:r w:rsidDel="00000000" w:rsidR="00000000" w:rsidRPr="00000000">
        <w:rPr>
          <w:sz w:val="20"/>
          <w:szCs w:val="20"/>
          <w:rtl w:val="0"/>
        </w:rPr>
        <w:t xml:space="preserve">. O fruto não é uma cobrança pesada, mas uma consequência natural da vida em Cristo.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permanecemos: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caráter é transformado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atitudes mudam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palavras refletem Cristo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começa a impactar outras pessoas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fruto do Espírito (Gl 5:22–23) revela essa obra interna de Deus: amor, alegria, paz, longanimidade, benignidade, bondade, fidelidade, mansidão e domínio próprio.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ihibe2k9fby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Frutificar no caráter e na missão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Mateus 28:19–20; João 15:8; Atos 1:8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deixa claro que fomos escolhidos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ir e dar fruto</w:t>
      </w:r>
      <w:r w:rsidDel="00000000" w:rsidR="00000000" w:rsidRPr="00000000">
        <w:rPr>
          <w:sz w:val="20"/>
          <w:szCs w:val="20"/>
          <w:rtl w:val="0"/>
        </w:rPr>
        <w:t xml:space="preserve"> (v.16). Isso aponta para dois aspectos inseparáveis: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Caráter</w:t>
      </w:r>
      <w:r w:rsidDel="00000000" w:rsidR="00000000" w:rsidRPr="00000000">
        <w:rPr>
          <w:sz w:val="20"/>
          <w:szCs w:val="20"/>
          <w:rtl w:val="0"/>
        </w:rPr>
        <w:t xml:space="preserve">: sermos parecidos com Cristo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Missão</w:t>
      </w:r>
      <w:r w:rsidDel="00000000" w:rsidR="00000000" w:rsidRPr="00000000">
        <w:rPr>
          <w:sz w:val="20"/>
          <w:szCs w:val="20"/>
          <w:rtl w:val="0"/>
        </w:rPr>
        <w:t xml:space="preserve">: fazermos Cristo conhecido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vida frutífera não se limita à transformação pessoal, mas transborda para o cumprimento da missão: amar pessoas, servir, discipular, anunciar o evangelho e participar ativamente do Reino de Deus.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Fruto que permanece é fruto que glorifica a Deus e alcança pessoas.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whfu0atysz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não nos chamou apenas para segui-Lo,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permanecer Nele</w:t>
      </w:r>
      <w:r w:rsidDel="00000000" w:rsidR="00000000" w:rsidRPr="00000000">
        <w:rPr>
          <w:sz w:val="20"/>
          <w:szCs w:val="20"/>
          <w:rtl w:val="0"/>
        </w:rPr>
        <w:t xml:space="preserve">. A frutificação não nasce do esforço humano, mas de uma vida conectada à Videira verdadeira.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permanecemos em Cristo, o fruto surge naturalmente  no caráter, nas atitudes e na missão. Fomos escolhidos, chamados e designados para uma vida que glorifica a Deus e deixa marcas eternas.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fomos chamados para esterilidade espiritual, mas para uma vida abundante, frutífera e relevante no Reino de Deus.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yi1v2fia8bc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sua vida espiritual: você tem permanecido em Cristo ou apenas frequentado atividades cristãs?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uma prática diária para fortalecer sua comunhão com Deus (oração, leitura bíblica, jejum).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Identifique um fruto do Espírito que precisa ser desenvolvido em sua vida e ore por isso.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Pergunte-se: quem tem sido impactado pela minha fé? Como posso frutificar mais na missão?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